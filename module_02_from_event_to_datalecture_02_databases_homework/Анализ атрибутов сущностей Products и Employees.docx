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111FC" w14:textId="77777777" w:rsidR="001861D2" w:rsidRPr="001861D2" w:rsidRDefault="001861D2" w:rsidP="001861D2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  <w:pPrChange w:id="0" w:author="Taisiya Samal" w:date="2026-06-29T14:23:00Z">
          <w:pPr>
            <w:spacing w:after="0" w:line="276" w:lineRule="auto"/>
            <w:ind w:firstLine="709"/>
            <w:jc w:val="both"/>
          </w:pPr>
        </w:pPrChange>
      </w:pPr>
      <w:r w:rsidRPr="001861D2">
        <w:rPr>
          <w:rFonts w:ascii="Times New Roman" w:hAnsi="Times New Roman" w:cs="Times New Roman"/>
          <w:b/>
          <w:sz w:val="28"/>
          <w:szCs w:val="28"/>
        </w:rPr>
        <w:t xml:space="preserve">Анализ атрибутов сущностей Products и </w:t>
      </w:r>
      <w:proofErr w:type="spellStart"/>
      <w:r w:rsidRPr="001861D2">
        <w:rPr>
          <w:rFonts w:ascii="Times New Roman" w:hAnsi="Times New Roman" w:cs="Times New Roman"/>
          <w:b/>
          <w:sz w:val="28"/>
          <w:szCs w:val="28"/>
        </w:rPr>
        <w:t>Employees</w:t>
      </w:r>
      <w:proofErr w:type="spellEnd"/>
    </w:p>
    <w:p w14:paraId="52319BA8" w14:textId="77777777" w:rsidR="001861D2" w:rsidRDefault="001861D2" w:rsidP="001861D2">
      <w:pPr>
        <w:spacing w:after="0" w:line="276" w:lineRule="auto"/>
        <w:ind w:firstLine="709"/>
        <w:jc w:val="both"/>
        <w:rPr>
          <w:ins w:id="1" w:author="Taisiya Samal" w:date="2026-06-29T14:23:00Z"/>
          <w:rFonts w:ascii="Times New Roman" w:hAnsi="Times New Roman" w:cs="Times New Roman"/>
          <w:sz w:val="28"/>
          <w:szCs w:val="28"/>
        </w:rPr>
      </w:pPr>
    </w:p>
    <w:p w14:paraId="6C2BB601" w14:textId="5257A429" w:rsidR="001861D2" w:rsidRPr="001861D2" w:rsidRDefault="001861D2" w:rsidP="001861D2">
      <w:pPr>
        <w:pStyle w:val="a4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rPrChange w:id="2" w:author="Taisiya Samal" w:date="2026-06-29T14:24:00Z">
            <w:rPr/>
          </w:rPrChange>
        </w:rPr>
        <w:pPrChange w:id="3" w:author="Taisiya Samal" w:date="2026-06-29T14:24:00Z">
          <w:pPr>
            <w:spacing w:after="0" w:line="276" w:lineRule="auto"/>
            <w:ind w:firstLine="709"/>
            <w:jc w:val="both"/>
          </w:pPr>
        </w:pPrChange>
      </w:pPr>
      <w:r w:rsidRPr="001861D2">
        <w:rPr>
          <w:rFonts w:ascii="Times New Roman" w:hAnsi="Times New Roman" w:cs="Times New Roman"/>
          <w:sz w:val="28"/>
          <w:szCs w:val="28"/>
          <w:rPrChange w:id="4" w:author="Taisiya Samal" w:date="2026-06-29T14:24:00Z">
            <w:rPr/>
          </w:rPrChange>
        </w:rPr>
        <w:t>Сущность Products</w:t>
      </w:r>
    </w:p>
    <w:p w14:paraId="63F22CD0" w14:textId="77777777" w:rsidR="001861D2" w:rsidRPr="001861D2" w:rsidRDefault="001861D2" w:rsidP="001861D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1D2">
        <w:rPr>
          <w:rFonts w:ascii="Times New Roman" w:hAnsi="Times New Roman" w:cs="Times New Roman"/>
          <w:sz w:val="28"/>
          <w:szCs w:val="28"/>
        </w:rPr>
        <w:t>Данная сущность содержит следующие атрибуты: идентификатор продукта, название продукта, цена, идентификатор категории, класс, временная метка последнего изменения, признак устойчивости к условиям хранения, признак потенциальной аллергенности, срок годности в днях.</w:t>
      </w:r>
    </w:p>
    <w:p w14:paraId="5CAE097E" w14:textId="77777777" w:rsidR="001861D2" w:rsidRPr="001861D2" w:rsidRDefault="001861D2" w:rsidP="001861D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1D2">
        <w:rPr>
          <w:rFonts w:ascii="Times New Roman" w:hAnsi="Times New Roman" w:cs="Times New Roman"/>
          <w:sz w:val="28"/>
          <w:szCs w:val="28"/>
        </w:rPr>
        <w:t xml:space="preserve">Все перечисленные атрибуты являются атомарными. Это означает, что каждый атрибут хранит только одно неделимое значение и не содержит списков, массивов или повторяющихся групп в одной ячейке. Например, атрибут </w:t>
      </w:r>
      <w:proofErr w:type="spellStart"/>
      <w:r w:rsidRPr="001861D2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  <w:r w:rsidRPr="001861D2">
        <w:rPr>
          <w:rFonts w:ascii="Times New Roman" w:hAnsi="Times New Roman" w:cs="Times New Roman"/>
          <w:sz w:val="28"/>
          <w:szCs w:val="28"/>
        </w:rPr>
        <w:t xml:space="preserve"> содержит только одно название товара, а не перечень наименований. Атрибут </w:t>
      </w:r>
      <w:proofErr w:type="spellStart"/>
      <w:r w:rsidRPr="001861D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1861D2">
        <w:rPr>
          <w:rFonts w:ascii="Times New Roman" w:hAnsi="Times New Roman" w:cs="Times New Roman"/>
          <w:sz w:val="28"/>
          <w:szCs w:val="28"/>
        </w:rPr>
        <w:t xml:space="preserve"> представлен единственным числовым значением. Атрибуты </w:t>
      </w:r>
      <w:proofErr w:type="spellStart"/>
      <w:r w:rsidRPr="001861D2">
        <w:rPr>
          <w:rFonts w:ascii="Times New Roman" w:hAnsi="Times New Roman" w:cs="Times New Roman"/>
          <w:sz w:val="28"/>
          <w:szCs w:val="28"/>
        </w:rPr>
        <w:t>resistant</w:t>
      </w:r>
      <w:proofErr w:type="spellEnd"/>
      <w:r w:rsidRPr="001861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861D2">
        <w:rPr>
          <w:rFonts w:ascii="Times New Roman" w:hAnsi="Times New Roman" w:cs="Times New Roman"/>
          <w:sz w:val="28"/>
          <w:szCs w:val="28"/>
        </w:rPr>
        <w:t>is_allergic</w:t>
      </w:r>
      <w:proofErr w:type="spellEnd"/>
      <w:r w:rsidRPr="001861D2">
        <w:rPr>
          <w:rFonts w:ascii="Times New Roman" w:hAnsi="Times New Roman" w:cs="Times New Roman"/>
          <w:sz w:val="28"/>
          <w:szCs w:val="28"/>
        </w:rPr>
        <w:t xml:space="preserve"> содержат одиночные бинарные значения </w:t>
      </w:r>
      <w:proofErr w:type="spellStart"/>
      <w:r w:rsidRPr="001861D2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1861D2">
        <w:rPr>
          <w:rFonts w:ascii="Times New Roman" w:hAnsi="Times New Roman" w:cs="Times New Roman"/>
          <w:sz w:val="28"/>
          <w:szCs w:val="28"/>
        </w:rPr>
        <w:t xml:space="preserve"> или No.</w:t>
      </w:r>
    </w:p>
    <w:p w14:paraId="1BAF1020" w14:textId="77777777" w:rsidR="001861D2" w:rsidRPr="001861D2" w:rsidRDefault="001861D2" w:rsidP="001861D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1D2">
        <w:rPr>
          <w:rFonts w:ascii="Times New Roman" w:hAnsi="Times New Roman" w:cs="Times New Roman"/>
          <w:sz w:val="28"/>
          <w:szCs w:val="28"/>
        </w:rPr>
        <w:t>Для анализа бизнес-процессов ключевыми атрибутами данной сущности являются: название товара, цена за единицу, идентификатор категории и срок годности в днях.</w:t>
      </w:r>
    </w:p>
    <w:p w14:paraId="260A5DF0" w14:textId="0D8B1338" w:rsidR="001861D2" w:rsidRPr="00990227" w:rsidRDefault="001861D2" w:rsidP="00990227">
      <w:pPr>
        <w:pStyle w:val="a4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rPrChange w:id="5" w:author="Taisiya Samal" w:date="2026-06-29T14:24:00Z">
            <w:rPr/>
          </w:rPrChange>
        </w:rPr>
        <w:pPrChange w:id="6" w:author="Taisiya Samal" w:date="2026-06-29T14:24:00Z">
          <w:pPr>
            <w:spacing w:after="0" w:line="276" w:lineRule="auto"/>
            <w:ind w:firstLine="709"/>
            <w:jc w:val="both"/>
          </w:pPr>
        </w:pPrChange>
      </w:pPr>
      <w:r w:rsidRPr="00990227">
        <w:rPr>
          <w:rFonts w:ascii="Times New Roman" w:hAnsi="Times New Roman" w:cs="Times New Roman"/>
          <w:sz w:val="28"/>
          <w:szCs w:val="28"/>
          <w:rPrChange w:id="7" w:author="Taisiya Samal" w:date="2026-06-29T14:24:00Z">
            <w:rPr/>
          </w:rPrChange>
        </w:rPr>
        <w:t xml:space="preserve">Сущность </w:t>
      </w:r>
      <w:proofErr w:type="spellStart"/>
      <w:r w:rsidRPr="00990227">
        <w:rPr>
          <w:rFonts w:ascii="Times New Roman" w:hAnsi="Times New Roman" w:cs="Times New Roman"/>
          <w:sz w:val="28"/>
          <w:szCs w:val="28"/>
          <w:rPrChange w:id="8" w:author="Taisiya Samal" w:date="2026-06-29T14:24:00Z">
            <w:rPr/>
          </w:rPrChange>
        </w:rPr>
        <w:t>Employees</w:t>
      </w:r>
      <w:proofErr w:type="spellEnd"/>
    </w:p>
    <w:p w14:paraId="76C29082" w14:textId="77777777" w:rsidR="001861D2" w:rsidRPr="001861D2" w:rsidRDefault="001861D2" w:rsidP="001861D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1D2">
        <w:rPr>
          <w:rFonts w:ascii="Times New Roman" w:hAnsi="Times New Roman" w:cs="Times New Roman"/>
          <w:sz w:val="28"/>
          <w:szCs w:val="28"/>
        </w:rPr>
        <w:t>Данная сущность содержит следующие атрибуты: идентификатор сотрудника, имя, инициал отчества, фамилия, дата рождения, пол, идентификатор города проживания, идентификатор магазина, в котором работает сотрудник, дата приема на работу.</w:t>
      </w:r>
    </w:p>
    <w:p w14:paraId="212EC0A4" w14:textId="77777777" w:rsidR="001861D2" w:rsidRPr="001861D2" w:rsidRDefault="001861D2" w:rsidP="001861D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1D2">
        <w:rPr>
          <w:rFonts w:ascii="Times New Roman" w:hAnsi="Times New Roman" w:cs="Times New Roman"/>
          <w:sz w:val="28"/>
          <w:szCs w:val="28"/>
        </w:rPr>
        <w:t xml:space="preserve">Все перечисленные атрибуты являются атомарными, так как каждое поле хранит только одно значение, без перечислений и повторяющихся групп. Например, атрибут </w:t>
      </w:r>
      <w:proofErr w:type="spellStart"/>
      <w:r w:rsidRPr="001861D2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1861D2">
        <w:rPr>
          <w:rFonts w:ascii="Times New Roman" w:hAnsi="Times New Roman" w:cs="Times New Roman"/>
          <w:sz w:val="28"/>
          <w:szCs w:val="28"/>
        </w:rPr>
        <w:t xml:space="preserve"> содержит только одно имя, атрибут </w:t>
      </w:r>
      <w:proofErr w:type="spellStart"/>
      <w:r w:rsidRPr="001861D2">
        <w:rPr>
          <w:rFonts w:ascii="Times New Roman" w:hAnsi="Times New Roman" w:cs="Times New Roman"/>
          <w:sz w:val="28"/>
          <w:szCs w:val="28"/>
        </w:rPr>
        <w:t>gender</w:t>
      </w:r>
      <w:proofErr w:type="spellEnd"/>
      <w:r w:rsidRPr="001861D2">
        <w:rPr>
          <w:rFonts w:ascii="Times New Roman" w:hAnsi="Times New Roman" w:cs="Times New Roman"/>
          <w:sz w:val="28"/>
          <w:szCs w:val="28"/>
        </w:rPr>
        <w:t xml:space="preserve"> — один символ (F или M), атрибут </w:t>
      </w:r>
      <w:proofErr w:type="spellStart"/>
      <w:r w:rsidRPr="001861D2">
        <w:rPr>
          <w:rFonts w:ascii="Times New Roman" w:hAnsi="Times New Roman" w:cs="Times New Roman"/>
          <w:sz w:val="28"/>
          <w:szCs w:val="28"/>
        </w:rPr>
        <w:t>birth_date</w:t>
      </w:r>
      <w:proofErr w:type="spellEnd"/>
      <w:r w:rsidRPr="001861D2">
        <w:rPr>
          <w:rFonts w:ascii="Times New Roman" w:hAnsi="Times New Roman" w:cs="Times New Roman"/>
          <w:sz w:val="28"/>
          <w:szCs w:val="28"/>
        </w:rPr>
        <w:t xml:space="preserve"> — одну дату рождения.</w:t>
      </w:r>
    </w:p>
    <w:p w14:paraId="19A11F55" w14:textId="77777777" w:rsidR="001861D2" w:rsidRPr="001861D2" w:rsidRDefault="001861D2" w:rsidP="001861D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61D2">
        <w:rPr>
          <w:rFonts w:ascii="Times New Roman" w:hAnsi="Times New Roman" w:cs="Times New Roman"/>
          <w:sz w:val="28"/>
          <w:szCs w:val="28"/>
        </w:rPr>
        <w:t>Для анализа бизнес-процессов ключевыми атрибутами данной сущности являются: имя и фамилия сотрудника, дата рождения, пол и дата приема на работу.</w:t>
      </w:r>
    </w:p>
    <w:p w14:paraId="4B3E60C8" w14:textId="77777777" w:rsidR="00253AA5" w:rsidRPr="001861D2" w:rsidRDefault="00253AA5" w:rsidP="001861D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53AA5" w:rsidRPr="001861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F31D4"/>
    <w:multiLevelType w:val="hybridMultilevel"/>
    <w:tmpl w:val="C5FCF030"/>
    <w:lvl w:ilvl="0" w:tplc="EF288E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aisiya Samal">
    <w15:presenceInfo w15:providerId="Windows Live" w15:userId="bb749fd0dd1d15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D2"/>
    <w:rsid w:val="0011380C"/>
    <w:rsid w:val="001861D2"/>
    <w:rsid w:val="00253AA5"/>
    <w:rsid w:val="006E7E45"/>
    <w:rsid w:val="0099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E4ADA"/>
  <w15:chartTrackingRefBased/>
  <w15:docId w15:val="{0AB92267-B1D3-49C8-8D51-4138225B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86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861D2"/>
    <w:rPr>
      <w:b/>
      <w:bCs/>
    </w:rPr>
  </w:style>
  <w:style w:type="paragraph" w:styleId="a4">
    <w:name w:val="List Paragraph"/>
    <w:basedOn w:val="a"/>
    <w:uiPriority w:val="34"/>
    <w:qFormat/>
    <w:rsid w:val="001861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8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Taisiya Samal</dc:creator>
  <cp:keywords/>
  <dc:description/>
  <cp:lastModifiedBy>Taisiya Samal</cp:lastModifiedBy>
  <cp:revision>1</cp:revision>
  <dcterms:created xsi:type="dcterms:W3CDTF">2026-06-29T11:15:00Z</dcterms:created>
  <dcterms:modified xsi:type="dcterms:W3CDTF">2026-06-29T11:26:00Z</dcterms:modified>
</cp:coreProperties>
</file>